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AI and its use for energy facilities and urban planning.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AI into the US energy and environmental sector is a complex issue, with both policy makers and the public weighing up its potential benefits and significant ethical and practical challenges. While the use of AI streamlines processes, reduces timelines, and promises enhanced security, concerns over its energy use, lack of human judgement and potential biases are key to the discussion of its use case.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Environmental Permitting and Interconnection Processes</w:t>
      </w:r>
    </w:p>
    <w:p w:rsidR="00000000" w:rsidDel="00000000" w:rsidP="00000000" w:rsidRDefault="00000000" w:rsidRPr="00000000" w14:paraId="0000000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highlight w:val="yellow"/>
          <w:rPrChange w:author="Kathleen Araujo" w:id="5" w:date="2025-07-28T15:48:57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sz w:val="24"/>
          <w:szCs w:val="24"/>
          <w:highlight w:val="yellow"/>
          <w:rtl w:val="0"/>
          <w:rPrChange w:author="Kathleen Araujo" w:id="0" w:date="2025-07-28T15:46:20Z">
            <w:rPr>
              <w:rFonts w:ascii="Times New Roman" w:cs="Times New Roman" w:eastAsia="Times New Roman" w:hAnsi="Times New Roman"/>
              <w:sz w:val="24"/>
              <w:szCs w:val="24"/>
            </w:rPr>
          </w:rPrChange>
        </w:rPr>
        <w:t xml:space="preserve">US policy makers are increasingly advocating for AI to reduce the backlog in energy infrastructure projects, particularly for renewable projects which would benefit from immediate adoption. The US Department of Energy, through initiatives such as the PermitAI prototype by the Pacific Northwest Laboratory, is actively reviewing and funding AI projects to streamline environmental reviews under the National Environmental Policy Act(Dunkin</w:t>
      </w:r>
      <w:ins w:author="Kathleen Araujo" w:id="1" w:date="2025-07-30T14:03:26Z">
        <w:r w:rsidDel="00000000" w:rsidR="00000000" w:rsidRPr="00000000">
          <w:rPr>
            <w:rFonts w:ascii="Times New Roman" w:cs="Times New Roman" w:eastAsia="Times New Roman" w:hAnsi="Times New Roman"/>
            <w:sz w:val="24"/>
            <w:szCs w:val="24"/>
            <w:highlight w:val="yellow"/>
            <w:rtl w:val="0"/>
            <w:rPrChange w:author="Kathleen Araujo" w:id="0" w:date="2025-07-28T15:46:20Z">
              <w:rPr>
                <w:rFonts w:ascii="Times New Roman" w:cs="Times New Roman" w:eastAsia="Times New Roman" w:hAnsi="Times New Roman"/>
                <w:sz w:val="24"/>
                <w:szCs w:val="24"/>
              </w:rPr>
            </w:rPrChange>
          </w:rPr>
          <w:t xml:space="preserve"> and Sharma</w:t>
        </w:r>
      </w:ins>
      <w:r w:rsidDel="00000000" w:rsidR="00000000" w:rsidRPr="00000000">
        <w:rPr>
          <w:rFonts w:ascii="Times New Roman" w:cs="Times New Roman" w:eastAsia="Times New Roman" w:hAnsi="Times New Roman"/>
          <w:sz w:val="24"/>
          <w:szCs w:val="24"/>
          <w:highlight w:val="yellow"/>
          <w:rtl w:val="0"/>
          <w:rPrChange w:author="Kathleen Araujo" w:id="0" w:date="2025-07-28T15:46:20Z">
            <w:rPr>
              <w:rFonts w:ascii="Times New Roman" w:cs="Times New Roman" w:eastAsia="Times New Roman" w:hAnsi="Times New Roman"/>
              <w:sz w:val="24"/>
              <w:szCs w:val="24"/>
            </w:rPr>
          </w:rPrChange>
        </w:rPr>
        <w:t xml:space="preserve">, 2025). The overall consensus is that streamlining these processes is crucial for grid modernization and meeting the growing energy demands of the US, including the burden from AI datacentres(Pullin, 2025).</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highlight w:val="yellow"/>
          <w:rtl w:val="0"/>
          <w:rPrChange w:author="Kathleen Araujo" w:id="2" w:date="2025-07-28T15:46:36Z">
            <w:rPr>
              <w:rFonts w:ascii="Times New Roman" w:cs="Times New Roman" w:eastAsia="Times New Roman" w:hAnsi="Times New Roman"/>
              <w:sz w:val="24"/>
              <w:szCs w:val="24"/>
            </w:rPr>
          </w:rPrChange>
        </w:rPr>
        <w:t xml:space="preserve">DOE aims to invest $30 million to use AI to accelerate the lengthy interconnection queues, working with grid operators and software developers to provide faster data analysis and application(DOE, 2025</w:t>
      </w:r>
      <w:r w:rsidDel="00000000" w:rsidR="00000000" w:rsidRPr="00000000">
        <w:rPr>
          <w:rFonts w:ascii="Times New Roman" w:cs="Times New Roman" w:eastAsia="Times New Roman" w:hAnsi="Times New Roman"/>
          <w:sz w:val="24"/>
          <w:szCs w:val="24"/>
          <w:highlight w:val="yellow"/>
          <w:rtl w:val="0"/>
          <w:rPrChange w:author="Kathleen Araujo" w:id="3" w:date="2025-07-28T15:47:50Z">
            <w:rPr>
              <w:rFonts w:ascii="Times New Roman" w:cs="Times New Roman" w:eastAsia="Times New Roman" w:hAnsi="Times New Roman"/>
              <w:sz w:val="24"/>
              <w:szCs w:val="24"/>
            </w:rPr>
          </w:rPrChange>
        </w:rPr>
        <w:t xml:space="preserve">).</w:t>
      </w:r>
      <w:r w:rsidDel="00000000" w:rsidR="00000000" w:rsidRPr="00000000">
        <w:rPr>
          <w:rFonts w:ascii="Times New Roman" w:cs="Times New Roman" w:eastAsia="Times New Roman" w:hAnsi="Times New Roman"/>
          <w:sz w:val="24"/>
          <w:szCs w:val="24"/>
          <w:highlight w:val="yellow"/>
          <w:rtl w:val="0"/>
          <w:rPrChange w:author="Kathleen Araujo" w:id="3" w:date="2025-07-28T15:47:50Z">
            <w:rPr>
              <w:rFonts w:ascii="Times New Roman" w:cs="Times New Roman" w:eastAsia="Times New Roman" w:hAnsi="Times New Roman"/>
              <w:sz w:val="24"/>
              <w:szCs w:val="24"/>
            </w:rPr>
          </w:rPrChange>
        </w:rPr>
        <w:t xml:space="preserve"> However, some policy makers and environmental advocates express concerns over AI driven fast tracking, as it could lead to reduced public participation and opinion as well as a less rigorous environmental analysis, potentially leading to continuous oversight of unique case by case issues(Farber, 2025). </w:t>
      </w:r>
      <w:r w:rsidDel="00000000" w:rsidR="00000000" w:rsidRPr="00000000">
        <w:rPr>
          <w:rFonts w:ascii="Times New Roman" w:cs="Times New Roman" w:eastAsia="Times New Roman" w:hAnsi="Times New Roman"/>
          <w:sz w:val="24"/>
          <w:szCs w:val="24"/>
          <w:rtl w:val="0"/>
        </w:rPr>
        <w:t xml:space="preserve">With concerns over environmental protection and transparency, many think that AI driven permits may limit avenues for community discussion and overlook local impacts(ebit). AI falls short when it comes to environmental permitting. This is because of the bias that such algorithms fall into. </w:t>
      </w:r>
      <w:r w:rsidDel="00000000" w:rsidR="00000000" w:rsidRPr="00000000">
        <w:rPr>
          <w:rFonts w:ascii="Times New Roman" w:cs="Times New Roman" w:eastAsia="Times New Roman" w:hAnsi="Times New Roman"/>
          <w:sz w:val="24"/>
          <w:szCs w:val="24"/>
          <w:highlight w:val="yellow"/>
          <w:rtl w:val="0"/>
          <w:rPrChange w:author="Kathleen Araujo" w:id="4" w:date="2025-07-28T15:48:43Z">
            <w:rPr>
              <w:rFonts w:ascii="Times New Roman" w:cs="Times New Roman" w:eastAsia="Times New Roman" w:hAnsi="Times New Roman"/>
              <w:sz w:val="24"/>
              <w:szCs w:val="24"/>
            </w:rPr>
          </w:rPrChange>
        </w:rPr>
        <w:t xml:space="preserve">As AI is trained with historical data, bias in the past is often carried forward or even magnified into its solutions in the present. These biases are difficult to remove and prevent AI from changing over time, as human policy makers would(Sustainability Directory, 20</w:t>
      </w:r>
      <w:r w:rsidDel="00000000" w:rsidR="00000000" w:rsidRPr="00000000">
        <w:rPr>
          <w:rFonts w:ascii="Times New Roman" w:cs="Times New Roman" w:eastAsia="Times New Roman" w:hAnsi="Times New Roman"/>
          <w:sz w:val="24"/>
          <w:szCs w:val="24"/>
          <w:highlight w:val="yellow"/>
          <w:rtl w:val="0"/>
          <w:rPrChange w:author="Kathleen Araujo" w:id="5" w:date="2025-07-28T15:48:57Z">
            <w:rPr>
              <w:rFonts w:ascii="Times New Roman" w:cs="Times New Roman" w:eastAsia="Times New Roman" w:hAnsi="Times New Roman"/>
              <w:sz w:val="24"/>
              <w:szCs w:val="24"/>
            </w:rPr>
          </w:rPrChange>
        </w:rPr>
        <w:t xml:space="preserve">25).</w:t>
      </w:r>
      <w:r w:rsidDel="00000000" w:rsidR="00000000" w:rsidRPr="00000000">
        <w:rPr>
          <w:rFonts w:ascii="Times New Roman" w:cs="Times New Roman" w:eastAsia="Times New Roman" w:hAnsi="Times New Roman"/>
          <w:sz w:val="24"/>
          <w:szCs w:val="24"/>
          <w:highlight w:val="yellow"/>
          <w:rtl w:val="0"/>
          <w:rPrChange w:author="Kathleen Araujo" w:id="5" w:date="2025-07-28T15:48:57Z">
            <w:rPr>
              <w:rFonts w:ascii="Times New Roman" w:cs="Times New Roman" w:eastAsia="Times New Roman" w:hAnsi="Times New Roman"/>
              <w:sz w:val="24"/>
              <w:szCs w:val="24"/>
            </w:rPr>
          </w:rPrChange>
        </w:rPr>
        <w:t xml:space="preserve"> There is also a lack of transparency and accountability with using AI. Many AI systems operate as “Black Box’s”, providing solutions without explanation or reasoning, leading to reduced confidence and making scrutinizing or appealing AI generated outcomes difficult(Silva, 2023).</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AI’s use for Zoning Analysis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rPr>
          <w:rFonts w:ascii="Times New Roman" w:cs="Times New Roman" w:eastAsia="Times New Roman" w:hAnsi="Times New Roman"/>
          <w:sz w:val="24"/>
          <w:szCs w:val="24"/>
          <w:highlight w:val="yellow"/>
          <w:rPrChange w:author="Kathleen Araujo" w:id="8" w:date="2025-07-28T15:56:28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sz w:val="24"/>
          <w:szCs w:val="24"/>
          <w:rtl w:val="0"/>
        </w:rPr>
        <w:t xml:space="preserve">AI is only as good as the information it has access to and can often return inadequate results due to imperfect information. For example, when prompted to verify the amount of residents in the New York county of Central Islip that are in K-12, the answer of 7569, is supported by data from the county school district. However, it is important to note that information regarding residents attending private or charter schools is not publicly available and hence an AI bot is unable to create a full and in depth assessment(Looney</w:t>
      </w:r>
      <w:ins w:author="Kathleen Araujo" w:id="6" w:date="2025-07-28T16:09:19Z">
        <w:commentRangeStart w:id="0"/>
        <w:r w:rsidDel="00000000" w:rsidR="00000000" w:rsidRPr="00000000">
          <w:rPr>
            <w:rFonts w:ascii="Times New Roman" w:cs="Times New Roman" w:eastAsia="Times New Roman" w:hAnsi="Times New Roman"/>
            <w:sz w:val="24"/>
            <w:szCs w:val="24"/>
            <w:rtl w:val="0"/>
          </w:rPr>
          <w:t xml:space="preserve"> </w:t>
        </w:r>
      </w:ins>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et al, 2025). This example shows that while AI is useful, it often fails to account for what it doesn't know and can create false conclusions because of this. </w:t>
      </w:r>
      <w:r w:rsidDel="00000000" w:rsidR="00000000" w:rsidRPr="00000000">
        <w:rPr>
          <w:rFonts w:ascii="Times New Roman" w:cs="Times New Roman" w:eastAsia="Times New Roman" w:hAnsi="Times New Roman"/>
          <w:sz w:val="24"/>
          <w:szCs w:val="24"/>
          <w:highlight w:val="yellow"/>
          <w:rtl w:val="0"/>
          <w:rPrChange w:author="Kathleen Araujo" w:id="7" w:date="2025-07-28T15:54:51Z">
            <w:rPr>
              <w:rFonts w:ascii="Times New Roman" w:cs="Times New Roman" w:eastAsia="Times New Roman" w:hAnsi="Times New Roman"/>
              <w:sz w:val="24"/>
              <w:szCs w:val="24"/>
            </w:rPr>
          </w:rPrChange>
        </w:rPr>
        <w:t xml:space="preserve">The company Leafpress uses AI to analyze zoning codes and community sentiment to flag development issues early, while also showing areas of less strict policy(Leafpress, 2025). While this is useful for developers and their efficiency, community groups see it as a tool to bypass local opposition. In general many desire and champion AI for efficient energy development and decarbonization, such as more efficient trucking solutions and water use optimization. </w:t>
      </w:r>
      <w:r w:rsidDel="00000000" w:rsidR="00000000" w:rsidRPr="00000000">
        <w:rPr>
          <w:rFonts w:ascii="Times New Roman" w:cs="Times New Roman" w:eastAsia="Times New Roman" w:hAnsi="Times New Roman"/>
          <w:sz w:val="24"/>
          <w:szCs w:val="24"/>
          <w:rtl w:val="0"/>
        </w:rPr>
        <w:t xml:space="preserve">Along with AI, cities must utilize the Internet of Things in order to capture enough data for predictive AI models to work. Cities such as Singapore and Barcelona have trialed programs which utilise extra sensors, GPS trackers and cameras in order to provide enough data for AI models to predict traffic and waste management levels and can change traffic light patterns and reroute waste trucks in order to increase flow and reduce wasted idling time(Cina et al, 2025). In Singapore, developers also use this data to make informed decisions on new urban developments. One such tool is a 3D model of the city which planners use to simulate new infrastructure before it is implemented(ebit), enabling planners to spot issues such as ventilation in dense areas and transport needs for residential to business sectors. The city of Singapore was able to develop these AI models due to favourable conditions in the AI space. </w:t>
      </w:r>
      <w:r w:rsidDel="00000000" w:rsidR="00000000" w:rsidRPr="00000000">
        <w:rPr>
          <w:rFonts w:ascii="Times New Roman" w:cs="Times New Roman" w:eastAsia="Times New Roman" w:hAnsi="Times New Roman"/>
          <w:sz w:val="24"/>
          <w:szCs w:val="24"/>
          <w:highlight w:val="yellow"/>
          <w:rtl w:val="0"/>
          <w:rPrChange w:author="Kathleen Araujo" w:id="8" w:date="2025-07-28T15:56:28Z">
            <w:rPr>
              <w:rFonts w:ascii="Times New Roman" w:cs="Times New Roman" w:eastAsia="Times New Roman" w:hAnsi="Times New Roman"/>
              <w:sz w:val="24"/>
              <w:szCs w:val="24"/>
            </w:rPr>
          </w:rPrChange>
        </w:rPr>
        <w:t xml:space="preserve">Increased inter-agency collaboration and shared data along with the government's role in setting national standards in data governance resulted in reduced institutional resistance to AI adoption. One of the main reasons for mass scale AI adoption was due to citizen engagement and transparency, as trust in AI tools, such as surveillance and behavioral nudging, was strongly linked to the degree of public engagement in the design and rollout of such models(ebit).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Cyber threats to energy facilities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highlight w:val="yellow"/>
          <w:rPrChange w:author="Kathleen Araujo" w:id="12" w:date="2025-07-28T15:58:59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sz w:val="24"/>
          <w:szCs w:val="24"/>
          <w:rtl w:val="0"/>
        </w:rPr>
        <w:t xml:space="preserve">AI is a vital tool for safeguarding critical energy infrastructure, as cyber attacks become increasingly sophisticated, so too do the tools used to prevent them. New legislation introduced  by 2 U.S. senators, Jim Risch R-Idaho and John Hickenlooper D-Colorado, aims to coordinate efforts by the DOE and the Cybersecurity and Infrastructure Security Agency to better assess and mitigate cyber threats(Ribeiro, 2025). </w:t>
      </w:r>
      <w:r w:rsidDel="00000000" w:rsidR="00000000" w:rsidRPr="00000000">
        <w:rPr>
          <w:rFonts w:ascii="Times New Roman" w:cs="Times New Roman" w:eastAsia="Times New Roman" w:hAnsi="Times New Roman"/>
          <w:sz w:val="24"/>
          <w:szCs w:val="24"/>
          <w:highlight w:val="yellow"/>
          <w:rtl w:val="0"/>
          <w:rPrChange w:author="Kathleen Araujo" w:id="9" w:date="2025-07-28T15:57:35Z">
            <w:rPr>
              <w:rFonts w:ascii="Times New Roman" w:cs="Times New Roman" w:eastAsia="Times New Roman" w:hAnsi="Times New Roman"/>
              <w:sz w:val="24"/>
              <w:szCs w:val="24"/>
            </w:rPr>
          </w:rPrChange>
        </w:rPr>
        <w:t xml:space="preserve">Many industry leaders support the use of AI in cyber security, with 84% of decision makers and influences in the energy sector committing to current or future AI adoption in cybersecurity(Ribeiro, 2025)as well as in their day to day business. </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highlight w:val="yellow"/>
          <w:rtl w:val="0"/>
          <w:rPrChange w:author="Kathleen Araujo" w:id="10" w:date="2025-07-28T15:57:59Z">
            <w:rPr>
              <w:rFonts w:ascii="Times New Roman" w:cs="Times New Roman" w:eastAsia="Times New Roman" w:hAnsi="Times New Roman"/>
              <w:sz w:val="24"/>
              <w:szCs w:val="24"/>
            </w:rPr>
          </w:rPrChange>
        </w:rPr>
        <w:t xml:space="preserve">hese industry leaders expressed that the most valuable aspects of AI were in cybersecurity and threat detection, predictive maintenance, and operational efficiency(ebit)</w:t>
      </w:r>
      <w:r w:rsidDel="00000000" w:rsidR="00000000" w:rsidRPr="00000000">
        <w:rPr>
          <w:rFonts w:ascii="Times New Roman" w:cs="Times New Roman" w:eastAsia="Times New Roman" w:hAnsi="Times New Roman"/>
          <w:sz w:val="24"/>
          <w:szCs w:val="24"/>
          <w:rtl w:val="0"/>
        </w:rPr>
        <w:t xml:space="preserve">. This showcases the positive outlook that the industry has on the use of AI. However, especially in the security field, trust plays an important role in the adoption of AI, A study by KPMG showed that trust is directly correlated with the level of use of AI(KPMG, 2024), with many people using AI for its technical ability and accuracy rather than its ability to protect data or determine ethical outcomes such as security measures and cut offs(ebit). A</w:t>
      </w:r>
      <w:r w:rsidDel="00000000" w:rsidR="00000000" w:rsidRPr="00000000">
        <w:rPr>
          <w:rFonts w:ascii="Times New Roman" w:cs="Times New Roman" w:eastAsia="Times New Roman" w:hAnsi="Times New Roman"/>
          <w:sz w:val="24"/>
          <w:szCs w:val="24"/>
          <w:highlight w:val="yellow"/>
          <w:rtl w:val="0"/>
          <w:rPrChange w:author="Kathleen Araujo" w:id="11" w:date="2025-07-28T15:58:35Z">
            <w:rPr>
              <w:rFonts w:ascii="Times New Roman" w:cs="Times New Roman" w:eastAsia="Times New Roman" w:hAnsi="Times New Roman"/>
              <w:sz w:val="24"/>
              <w:szCs w:val="24"/>
            </w:rPr>
          </w:rPrChange>
        </w:rPr>
        <w:t xml:space="preserve">gain, AI runs into the issue of accountability, with automated responses potentially having unintended consequences such as grid shutdowns, if not absolutely necessary there is no one individual to take the blame and the issue is simply </w:t>
      </w:r>
      <w:r w:rsidDel="00000000" w:rsidR="00000000" w:rsidRPr="00000000">
        <w:rPr>
          <w:rFonts w:ascii="Times New Roman" w:cs="Times New Roman" w:eastAsia="Times New Roman" w:hAnsi="Times New Roman"/>
          <w:sz w:val="24"/>
          <w:szCs w:val="24"/>
          <w:highlight w:val="yellow"/>
          <w:rtl w:val="0"/>
          <w:rPrChange w:author="Kathleen Araujo" w:id="12" w:date="2025-07-28T15:58:59Z">
            <w:rPr>
              <w:rFonts w:ascii="Times New Roman" w:cs="Times New Roman" w:eastAsia="Times New Roman" w:hAnsi="Times New Roman"/>
              <w:sz w:val="24"/>
              <w:szCs w:val="24"/>
            </w:rPr>
          </w:rPrChange>
        </w:rPr>
        <w:t xml:space="preserve">overlooked(Shark, 2025). AI may also overlook novel threats or attacks it hasn't been trained to look for, maintaining the need for human engineers to overlook the operations. In contrast, AI is useful for its ability to be active 24/7 and </w:t>
      </w:r>
      <w:commentRangeStart w:id="1"/>
      <w:r w:rsidDel="00000000" w:rsidR="00000000" w:rsidRPr="00000000">
        <w:rPr>
          <w:rFonts w:ascii="Times New Roman" w:cs="Times New Roman" w:eastAsia="Times New Roman" w:hAnsi="Times New Roman"/>
          <w:sz w:val="24"/>
          <w:szCs w:val="24"/>
          <w:highlight w:val="yellow"/>
          <w:rtl w:val="0"/>
          <w:rPrChange w:author="Kathleen Araujo" w:id="12" w:date="2025-07-28T15:58:59Z">
            <w:rPr>
              <w:rFonts w:ascii="Times New Roman" w:cs="Times New Roman" w:eastAsia="Times New Roman" w:hAnsi="Times New Roman"/>
              <w:sz w:val="24"/>
              <w:szCs w:val="24"/>
            </w:rPr>
          </w:rPrChange>
        </w:rPr>
        <w:t xml:space="preserve">removes any human error or shortage</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highlight w:val="yellow"/>
          <w:rtl w:val="0"/>
          <w:rPrChange w:author="Kathleen Araujo" w:id="12" w:date="2025-07-28T15:58:59Z">
            <w:rPr>
              <w:rFonts w:ascii="Times New Roman" w:cs="Times New Roman" w:eastAsia="Times New Roman" w:hAnsi="Times New Roman"/>
              <w:sz w:val="24"/>
              <w:szCs w:val="24"/>
            </w:rPr>
          </w:rPrChange>
        </w:rPr>
        <w:t xml:space="preserve">(Dunn, 2025), allowing for better quality of life for security engineers and reduced day to day strain.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AI acceptance is lower in advanced economies, likely due to a greater trust of professionals and hence a reduced need for an AI helper(KPMG, 2024).</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Conclusion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Change w:author="Kathleen Araujo" w:id="13" w:date="2025-07-28T16:00:55Z">
            <w:rPr>
              <w:rFonts w:ascii="Times New Roman" w:cs="Times New Roman" w:eastAsia="Times New Roman" w:hAnsi="Times New Roman"/>
              <w:sz w:val="24"/>
              <w:szCs w:val="24"/>
            </w:rPr>
          </w:rPrChange>
        </w:rPr>
        <w:t xml:space="preserve">Overall, the recurring notion is that, currently, AI takes up too much energy and water when used and that most of the benefits gained from efficiency and speed are canceled out</w:t>
      </w:r>
      <w:r w:rsidDel="00000000" w:rsidR="00000000" w:rsidRPr="00000000">
        <w:rPr>
          <w:rFonts w:ascii="Times New Roman" w:cs="Times New Roman" w:eastAsia="Times New Roman" w:hAnsi="Times New Roman"/>
          <w:sz w:val="24"/>
          <w:szCs w:val="24"/>
          <w:rtl w:val="0"/>
        </w:rPr>
        <w:t xml:space="preserve">. Recent polls indicate that 72% of Americans are concerned about AI’s increasing energy use with 61% supporting a tax on electricity used by AI datacentres to fund grid upgrades(Colson, 2025). </w:t>
      </w:r>
      <w:r w:rsidDel="00000000" w:rsidR="00000000" w:rsidRPr="00000000">
        <w:rPr>
          <w:rFonts w:ascii="Times New Roman" w:cs="Times New Roman" w:eastAsia="Times New Roman" w:hAnsi="Times New Roman"/>
          <w:sz w:val="24"/>
          <w:szCs w:val="24"/>
          <w:highlight w:val="green"/>
          <w:rtl w:val="0"/>
          <w:rPrChange w:author="Kathleen Araujo" w:id="14" w:date="2025-07-28T16:01:28Z">
            <w:rPr>
              <w:rFonts w:ascii="Times New Roman" w:cs="Times New Roman" w:eastAsia="Times New Roman" w:hAnsi="Times New Roman"/>
              <w:sz w:val="24"/>
              <w:szCs w:val="24"/>
            </w:rPr>
          </w:rPrChange>
        </w:rPr>
        <w:t xml:space="preserve">Many also worry that rising energy usage could lead to higher electricity rates for consumers(Oberhaus, 2025</w:t>
      </w:r>
      <w:r w:rsidDel="00000000" w:rsidR="00000000" w:rsidRPr="00000000">
        <w:rPr>
          <w:rFonts w:ascii="Times New Roman" w:cs="Times New Roman" w:eastAsia="Times New Roman" w:hAnsi="Times New Roman"/>
          <w:sz w:val="24"/>
          <w:szCs w:val="24"/>
          <w:rtl w:val="0"/>
        </w:rPr>
        <w:t xml:space="preserve">). With governments investing heavily in AI systems such as the </w:t>
      </w:r>
      <w:r w:rsidDel="00000000" w:rsidR="00000000" w:rsidRPr="00000000">
        <w:rPr>
          <w:rFonts w:ascii="Times New Roman" w:cs="Times New Roman" w:eastAsia="Times New Roman" w:hAnsi="Times New Roman"/>
          <w:sz w:val="24"/>
          <w:szCs w:val="24"/>
          <w:highlight w:val="green"/>
          <w:rtl w:val="0"/>
          <w:rPrChange w:author="Kathleen Araujo" w:id="15" w:date="2025-07-28T16:02:29Z">
            <w:rPr>
              <w:rFonts w:ascii="Times New Roman" w:cs="Times New Roman" w:eastAsia="Times New Roman" w:hAnsi="Times New Roman"/>
              <w:sz w:val="24"/>
              <w:szCs w:val="24"/>
            </w:rPr>
          </w:rPrChange>
        </w:rPr>
        <w:t xml:space="preserve">DOE’s PermitAI and the development of smart cities such as Singapore and Barcelona,</w:t>
      </w:r>
      <w:r w:rsidDel="00000000" w:rsidR="00000000" w:rsidRPr="00000000">
        <w:rPr>
          <w:rFonts w:ascii="Times New Roman" w:cs="Times New Roman" w:eastAsia="Times New Roman" w:hAnsi="Times New Roman"/>
          <w:sz w:val="24"/>
          <w:szCs w:val="24"/>
          <w:rtl w:val="0"/>
        </w:rPr>
        <w:t xml:space="preserve"> it is clear that AI adoption will continue to increase and develop over the coming years. With rapid increases in the amount and scale of new energy projects, interconnection backlogs have only increased in recent years which is why the </w:t>
      </w:r>
      <w:r w:rsidDel="00000000" w:rsidR="00000000" w:rsidRPr="00000000">
        <w:rPr>
          <w:rFonts w:ascii="Times New Roman" w:cs="Times New Roman" w:eastAsia="Times New Roman" w:hAnsi="Times New Roman"/>
          <w:sz w:val="24"/>
          <w:szCs w:val="24"/>
          <w:highlight w:val="green"/>
          <w:rtl w:val="0"/>
          <w:rPrChange w:author="Kathleen Araujo" w:id="16" w:date="2025-07-28T16:02:47Z">
            <w:rPr>
              <w:rFonts w:ascii="Times New Roman" w:cs="Times New Roman" w:eastAsia="Times New Roman" w:hAnsi="Times New Roman"/>
              <w:sz w:val="24"/>
              <w:szCs w:val="24"/>
            </w:rPr>
          </w:rPrChange>
        </w:rPr>
        <w:t xml:space="preserve">DOE aims to utilize AI to “involve everyone across the interconnection system to help reimagine, retool, and shape the grid of the future”(DOE, 2025).</w:t>
      </w:r>
      <w:r w:rsidDel="00000000" w:rsidR="00000000" w:rsidRPr="00000000">
        <w:rPr>
          <w:rFonts w:ascii="Times New Roman" w:cs="Times New Roman" w:eastAsia="Times New Roman" w:hAnsi="Times New Roman"/>
          <w:sz w:val="24"/>
          <w:szCs w:val="24"/>
          <w:highlight w:val="yellow"/>
          <w:rtl w:val="0"/>
          <w:rPrChange w:author="Kathleen Araujo" w:id="17" w:date="2025-07-28T16:05:32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sz w:val="24"/>
          <w:szCs w:val="24"/>
          <w:highlight w:val="yellow"/>
          <w:rtl w:val="0"/>
          <w:rPrChange w:author="Kathleen Araujo" w:id="17" w:date="2025-07-28T16:05:32Z">
            <w:rPr>
              <w:rFonts w:ascii="Times New Roman" w:cs="Times New Roman" w:eastAsia="Times New Roman" w:hAnsi="Times New Roman"/>
              <w:sz w:val="24"/>
              <w:szCs w:val="24"/>
            </w:rPr>
          </w:rPrChange>
        </w:rPr>
        <w:t xml:space="preserve">While AI tools are championed for efficiency and speed, concerns over transparency and accountability are common causes for reduced adoption, especially when it comes to influencing human behaviors and urban development(</w:t>
      </w:r>
      <w:r w:rsidDel="00000000" w:rsidR="00000000" w:rsidRPr="00000000">
        <w:rPr>
          <w:rFonts w:ascii="Times New Roman" w:cs="Times New Roman" w:eastAsia="Times New Roman" w:hAnsi="Times New Roman"/>
          <w:sz w:val="24"/>
          <w:szCs w:val="24"/>
          <w:highlight w:val="yellow"/>
          <w:rtl w:val="0"/>
          <w:rPrChange w:author="Kathleen Araujo" w:id="17" w:date="2025-07-28T16:05:32Z">
            <w:rPr>
              <w:rFonts w:ascii="Times New Roman" w:cs="Times New Roman" w:eastAsia="Times New Roman" w:hAnsi="Times New Roman"/>
              <w:sz w:val="24"/>
              <w:szCs w:val="24"/>
            </w:rPr>
          </w:rPrChange>
        </w:rPr>
        <w:t xml:space="preserve">Cina</w:t>
      </w:r>
      <w:r w:rsidDel="00000000" w:rsidR="00000000" w:rsidRPr="00000000">
        <w:rPr>
          <w:rFonts w:ascii="Times New Roman" w:cs="Times New Roman" w:eastAsia="Times New Roman" w:hAnsi="Times New Roman"/>
          <w:sz w:val="24"/>
          <w:szCs w:val="24"/>
          <w:highlight w:val="yellow"/>
          <w:rtl w:val="0"/>
          <w:rPrChange w:author="Kathleen Araujo" w:id="17" w:date="2025-07-28T16:05:32Z">
            <w:rPr>
              <w:rFonts w:ascii="Times New Roman" w:cs="Times New Roman" w:eastAsia="Times New Roman" w:hAnsi="Times New Roman"/>
              <w:sz w:val="24"/>
              <w:szCs w:val="24"/>
            </w:rPr>
          </w:rPrChange>
        </w:rPr>
        <w:t xml:space="preserve"> et al, 2025). As more and more human based decision making is replaced by AI, developers must design models to be transparent as “Black-box algorithms, which lack transparency in their decision-making processes,can lead to mistrust and suspicion”</w:t>
      </w:r>
      <w:r w:rsidDel="00000000" w:rsidR="00000000" w:rsidRPr="00000000">
        <w:rPr>
          <w:rFonts w:ascii="Times New Roman" w:cs="Times New Roman" w:eastAsia="Times New Roman" w:hAnsi="Times New Roman"/>
          <w:sz w:val="24"/>
          <w:szCs w:val="24"/>
          <w:rtl w:val="0"/>
        </w:rPr>
        <w:t xml:space="preserve">(Silva, 2023). In the cybersecurity space, the adoption of AI is crucial in order to stop and prevent increasingly sophisticated attacks on energy infrastructure. This is backed by members of congress such as Jim Risch R-Idaho, stating that an “</w:t>
      </w:r>
      <w:r w:rsidDel="00000000" w:rsidR="00000000" w:rsidRPr="00000000">
        <w:rPr>
          <w:rFonts w:ascii="Times New Roman" w:cs="Times New Roman" w:eastAsia="Times New Roman" w:hAnsi="Times New Roman"/>
          <w:color w:val="191900"/>
          <w:sz w:val="24"/>
          <w:szCs w:val="24"/>
          <w:rtl w:val="0"/>
        </w:rPr>
        <w:t xml:space="preserve">Increased risk of cyberattacks requires more diligent information sharing to effectively monitor and mitigate threats to America's energy sector</w:t>
      </w:r>
      <w:r w:rsidDel="00000000" w:rsidR="00000000" w:rsidRPr="00000000">
        <w:rPr>
          <w:rFonts w:ascii="Times New Roman" w:cs="Times New Roman" w:eastAsia="Times New Roman" w:hAnsi="Times New Roman"/>
          <w:sz w:val="24"/>
          <w:szCs w:val="24"/>
          <w:rtl w:val="0"/>
        </w:rPr>
        <w:t xml:space="preserve">” and that “</w:t>
      </w:r>
      <w:r w:rsidDel="00000000" w:rsidR="00000000" w:rsidRPr="00000000">
        <w:rPr>
          <w:rFonts w:ascii="Times New Roman" w:cs="Times New Roman" w:eastAsia="Times New Roman" w:hAnsi="Times New Roman"/>
          <w:color w:val="191900"/>
          <w:sz w:val="24"/>
          <w:szCs w:val="24"/>
          <w:rtl w:val="0"/>
        </w:rPr>
        <w:t xml:space="preserve">Idaho is already leading the way in combatting cyber threats through the Idaho National Lab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91900"/>
          <w:sz w:val="24"/>
          <w:szCs w:val="24"/>
          <w:rtl w:val="0"/>
        </w:rPr>
        <w:t xml:space="preserve">My Energy Threat Analysis Program Act will support these efforts and better protect the U.S. from future cyberattacks</w:t>
      </w:r>
      <w:r w:rsidDel="00000000" w:rsidR="00000000" w:rsidRPr="00000000">
        <w:rPr>
          <w:rFonts w:ascii="Times New Roman" w:cs="Times New Roman" w:eastAsia="Times New Roman" w:hAnsi="Times New Roman"/>
          <w:sz w:val="24"/>
          <w:szCs w:val="24"/>
          <w:rtl w:val="0"/>
        </w:rPr>
        <w:t xml:space="preserve">.”(Ribeiro, 2025). With AI’s ability to scan mass amounts of data and spot issues much faster than its human equivalent would, its use as a cybersecurity tool is invaluable and likely will be adopted to some degree by most governments and organizations across the world.</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u w:val="single"/>
          <w:rtl w:val="0"/>
        </w:rPr>
        <w:t xml:space="preserve">References </w:t>
      </w:r>
      <w:r w:rsidDel="00000000" w:rsidR="00000000" w:rsidRPr="00000000">
        <w:rPr>
          <w:rtl w:val="0"/>
        </w:rPr>
      </w:r>
    </w:p>
    <w:p w:rsidR="00000000" w:rsidDel="00000000" w:rsidP="00000000" w:rsidRDefault="00000000" w:rsidRPr="00000000" w14:paraId="00000016">
      <w:pPr>
        <w:spacing w:line="480" w:lineRule="auto"/>
        <w:ind w:left="720"/>
        <w:rPr>
          <w:sz w:val="24"/>
          <w:szCs w:val="24"/>
        </w:rPr>
      </w:pPr>
      <w:r w:rsidDel="00000000" w:rsidR="00000000" w:rsidRPr="00000000">
        <w:rPr>
          <w:rtl w:val="0"/>
        </w:rPr>
      </w:r>
    </w:p>
    <w:p w:rsidR="00000000" w:rsidDel="00000000" w:rsidP="00000000" w:rsidRDefault="00000000" w:rsidRPr="00000000" w14:paraId="00000017">
      <w:pPr>
        <w:spacing w:line="480" w:lineRule="auto"/>
        <w:ind w:left="720"/>
        <w:rPr>
          <w:sz w:val="24"/>
          <w:szCs w:val="24"/>
          <w:highlight w:val="yellow"/>
          <w:rPrChange w:author="Kathleen Araujo" w:id="18" w:date="2025-07-28T16:06:18Z">
            <w:rPr>
              <w:sz w:val="24"/>
              <w:szCs w:val="24"/>
            </w:rPr>
          </w:rPrChange>
        </w:rPr>
      </w:pPr>
      <w:r w:rsidDel="00000000" w:rsidR="00000000" w:rsidRPr="00000000">
        <w:rPr>
          <w:sz w:val="24"/>
          <w:szCs w:val="24"/>
          <w:highlight w:val="yellow"/>
          <w:rtl w:val="0"/>
          <w:rPrChange w:author="Kathleen Araujo" w:id="18" w:date="2025-07-28T16:06:18Z">
            <w:rPr>
              <w:sz w:val="24"/>
              <w:szCs w:val="24"/>
            </w:rPr>
          </w:rPrChange>
        </w:rPr>
        <w:t xml:space="preserve">Cina, Elda, Ersin Elbasi, Gremina Elmazi, and Zakwan AlArnaout. 2025. “The Role of AI in Predictive Modelling for Sustainable Urban Development: Challenges and Opportunities.” </w:t>
      </w:r>
      <w:r w:rsidDel="00000000" w:rsidR="00000000" w:rsidRPr="00000000">
        <w:rPr>
          <w:i w:val="1"/>
          <w:iCs w:val="1"/>
          <w:sz w:val="24"/>
          <w:szCs w:val="24"/>
          <w:highlight w:val="yellow"/>
          <w:rtl w:val="0"/>
          <w:rPrChange w:author="Kathleen Araujo" w:id="18" w:date="2025-07-28T16:06:18Z">
            <w:rPr>
              <w:i w:val="1"/>
              <w:iCs w:val="1"/>
              <w:sz w:val="24"/>
              <w:szCs w:val="24"/>
            </w:rPr>
          </w:rPrChange>
        </w:rPr>
        <w:t xml:space="preserve">Sustainability</w:t>
      </w:r>
      <w:r w:rsidDel="00000000" w:rsidR="00000000" w:rsidRPr="00000000">
        <w:rPr>
          <w:sz w:val="24"/>
          <w:szCs w:val="24"/>
          <w:highlight w:val="yellow"/>
          <w:rtl w:val="0"/>
          <w:rPrChange w:author="Kathleen Araujo" w:id="18" w:date="2025-07-28T16:06:18Z">
            <w:rPr>
              <w:sz w:val="24"/>
              <w:szCs w:val="24"/>
            </w:rPr>
          </w:rPrChange>
        </w:rPr>
        <w:t xml:space="preserve"> 17 (11): 5148. </w:t>
      </w:r>
      <w:hyperlink r:id="rId7">
        <w:r w:rsidDel="00000000" w:rsidR="00000000" w:rsidRPr="00000000">
          <w:rPr>
            <w:color w:val="1155cc"/>
            <w:sz w:val="24"/>
            <w:szCs w:val="24"/>
            <w:highlight w:val="yellow"/>
            <w:u w:val="single"/>
            <w:rtl w:val="0"/>
            <w:rPrChange w:author="Kathleen Araujo" w:id="18" w:date="2025-07-28T16:06:18Z">
              <w:rPr>
                <w:color w:val="1155cc"/>
                <w:sz w:val="24"/>
                <w:szCs w:val="24"/>
                <w:u w:val="single"/>
              </w:rPr>
            </w:rPrChange>
          </w:rPr>
          <w:t xml:space="preserve">https://doi.org/10.3390/su17115148</w:t>
        </w:r>
      </w:hyperlink>
      <w:r w:rsidDel="00000000" w:rsidR="00000000" w:rsidRPr="00000000">
        <w:rPr>
          <w:sz w:val="24"/>
          <w:szCs w:val="24"/>
          <w:highlight w:val="yellow"/>
          <w:rtl w:val="0"/>
          <w:rPrChange w:author="Kathleen Araujo" w:id="18" w:date="2025-07-28T16:06:18Z">
            <w:rPr>
              <w:sz w:val="24"/>
              <w:szCs w:val="24"/>
            </w:rPr>
          </w:rPrChange>
        </w:rPr>
        <w:t xml:space="preserve">. </w:t>
      </w:r>
    </w:p>
    <w:p w:rsidR="00000000" w:rsidDel="00000000" w:rsidP="00000000" w:rsidRDefault="00000000" w:rsidRPr="00000000" w14:paraId="00000018">
      <w:pPr>
        <w:spacing w:line="480" w:lineRule="auto"/>
        <w:ind w:left="720"/>
        <w:rPr>
          <w:sz w:val="24"/>
          <w:szCs w:val="24"/>
        </w:rPr>
      </w:pPr>
      <w:r w:rsidDel="00000000" w:rsidR="00000000" w:rsidRPr="00000000">
        <w:rPr>
          <w:sz w:val="24"/>
          <w:szCs w:val="24"/>
          <w:rtl w:val="0"/>
        </w:rPr>
        <w:t xml:space="preserve">Colson Daniel. Aipi. 2024. “New Poll Reveals Overwhelming Support to Rein in AI’s Use of Public Data, Shows Concern Over AI Job.” </w:t>
      </w:r>
      <w:r w:rsidDel="00000000" w:rsidR="00000000" w:rsidRPr="00000000">
        <w:rPr>
          <w:i w:val="1"/>
          <w:iCs w:val="1"/>
          <w:sz w:val="24"/>
          <w:szCs w:val="24"/>
          <w:rtl w:val="0"/>
        </w:rPr>
        <w:t xml:space="preserve">AI Policy Institute</w:t>
      </w:r>
      <w:r w:rsidDel="00000000" w:rsidR="00000000" w:rsidRPr="00000000">
        <w:rPr>
          <w:sz w:val="24"/>
          <w:szCs w:val="24"/>
          <w:rtl w:val="0"/>
        </w:rPr>
        <w:t xml:space="preserve"> (blog). May 19, 2024. </w:t>
      </w:r>
      <w:hyperlink r:id="rId8">
        <w:r w:rsidDel="00000000" w:rsidR="00000000" w:rsidRPr="00000000">
          <w:rPr>
            <w:color w:val="1155cc"/>
            <w:sz w:val="24"/>
            <w:szCs w:val="24"/>
            <w:u w:val="single"/>
            <w:rtl w:val="0"/>
          </w:rPr>
          <w:t xml:space="preserve">https://theaipi.org/poll-biden-ai-executive-order-10-30-7-2-4-2-2-2/</w:t>
        </w:r>
      </w:hyperlink>
      <w:r w:rsidDel="00000000" w:rsidR="00000000" w:rsidRPr="00000000">
        <w:rPr>
          <w:sz w:val="24"/>
          <w:szCs w:val="24"/>
          <w:rtl w:val="0"/>
        </w:rPr>
        <w:t xml:space="preserve">. </w:t>
      </w:r>
    </w:p>
    <w:p w:rsidR="00000000" w:rsidDel="00000000" w:rsidP="00000000" w:rsidRDefault="00000000" w:rsidRPr="00000000" w14:paraId="00000019">
      <w:pPr>
        <w:spacing w:line="480" w:lineRule="auto"/>
        <w:ind w:left="720"/>
        <w:rPr>
          <w:sz w:val="24"/>
          <w:szCs w:val="24"/>
        </w:rPr>
      </w:pPr>
      <w:r w:rsidDel="00000000" w:rsidR="00000000" w:rsidRPr="00000000">
        <w:rPr>
          <w:sz w:val="24"/>
          <w:szCs w:val="24"/>
          <w:rtl w:val="0"/>
        </w:rPr>
        <w:t xml:space="preserve">Darktrace. 2024. “Cybersecurity for Energy &amp; Utilities.” </w:t>
      </w:r>
      <w:r w:rsidDel="00000000" w:rsidR="00000000" w:rsidRPr="00000000">
        <w:rPr>
          <w:i w:val="1"/>
          <w:iCs w:val="1"/>
          <w:sz w:val="24"/>
          <w:szCs w:val="24"/>
          <w:rtl w:val="0"/>
        </w:rPr>
        <w:t xml:space="preserve">Industry Spotlight</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https://cdn.prod.website-files.com/626ff4d25aca2edf4325ff97/67929ada1dbf47843a506640_Energy%20and%20Utilities%20IS.pdf</w:t>
        </w:r>
      </w:hyperlink>
      <w:r w:rsidDel="00000000" w:rsidR="00000000" w:rsidRPr="00000000">
        <w:rPr>
          <w:sz w:val="24"/>
          <w:szCs w:val="24"/>
          <w:rtl w:val="0"/>
        </w:rPr>
        <w:t xml:space="preserve">. </w:t>
      </w:r>
    </w:p>
    <w:p w:rsidR="00000000" w:rsidDel="00000000" w:rsidP="00000000" w:rsidRDefault="00000000" w:rsidRPr="00000000" w14:paraId="0000001A">
      <w:pPr>
        <w:spacing w:line="480" w:lineRule="auto"/>
        <w:ind w:left="720"/>
        <w:rPr>
          <w:sz w:val="24"/>
          <w:szCs w:val="24"/>
        </w:rPr>
      </w:pPr>
      <w:r w:rsidDel="00000000" w:rsidR="00000000" w:rsidRPr="00000000">
        <w:rPr>
          <w:sz w:val="24"/>
          <w:szCs w:val="24"/>
          <w:rtl w:val="0"/>
        </w:rPr>
        <w:t xml:space="preserve">DOE. “AI For Interconnection (AI4IX).” accessed July 2025. Energy.Gov. </w:t>
      </w:r>
      <w:hyperlink r:id="rId10">
        <w:r w:rsidDel="00000000" w:rsidR="00000000" w:rsidRPr="00000000">
          <w:rPr>
            <w:color w:val="1155cc"/>
            <w:sz w:val="24"/>
            <w:szCs w:val="24"/>
            <w:u w:val="single"/>
            <w:rtl w:val="0"/>
          </w:rPr>
          <w:t xml:space="preserve">https://www.energy.gov/gdo/ai-interconnection-ai4ix</w:t>
        </w:r>
      </w:hyperlink>
      <w:r w:rsidDel="00000000" w:rsidR="00000000" w:rsidRPr="00000000">
        <w:rPr>
          <w:sz w:val="24"/>
          <w:szCs w:val="24"/>
          <w:rtl w:val="0"/>
        </w:rPr>
        <w:t xml:space="preserve">. </w:t>
      </w:r>
    </w:p>
    <w:p w:rsidR="00000000" w:rsidDel="00000000" w:rsidP="00000000" w:rsidRDefault="00000000" w:rsidRPr="00000000" w14:paraId="0000001B">
      <w:pPr>
        <w:spacing w:line="480" w:lineRule="auto"/>
        <w:ind w:left="720"/>
        <w:rPr>
          <w:sz w:val="24"/>
          <w:szCs w:val="24"/>
        </w:rPr>
      </w:pPr>
      <w:r w:rsidDel="00000000" w:rsidR="00000000" w:rsidRPr="00000000">
        <w:rPr>
          <w:sz w:val="24"/>
          <w:szCs w:val="24"/>
          <w:rtl w:val="0"/>
        </w:rPr>
        <w:t xml:space="preserve">DOE. “Interconnection Innovation e-Xchange.” accessed july 2025. Energy.Gov. </w:t>
      </w:r>
      <w:hyperlink r:id="rId11">
        <w:r w:rsidDel="00000000" w:rsidR="00000000" w:rsidRPr="00000000">
          <w:rPr>
            <w:color w:val="1155cc"/>
            <w:sz w:val="24"/>
            <w:szCs w:val="24"/>
            <w:u w:val="single"/>
            <w:rtl w:val="0"/>
          </w:rPr>
          <w:t xml:space="preserve">https://www.energy.gov/eere/i2x/interconnection-innovation-e-xchange</w:t>
        </w:r>
      </w:hyperlink>
      <w:r w:rsidDel="00000000" w:rsidR="00000000" w:rsidRPr="00000000">
        <w:rPr>
          <w:sz w:val="24"/>
          <w:szCs w:val="24"/>
          <w:rtl w:val="0"/>
        </w:rPr>
        <w:t xml:space="preserve">. </w:t>
      </w:r>
    </w:p>
    <w:p w:rsidR="00000000" w:rsidDel="00000000" w:rsidP="00000000" w:rsidRDefault="00000000" w:rsidRPr="00000000" w14:paraId="0000001C">
      <w:pPr>
        <w:spacing w:line="480" w:lineRule="auto"/>
        <w:ind w:left="720"/>
        <w:rPr>
          <w:sz w:val="24"/>
          <w:szCs w:val="24"/>
          <w:highlight w:val="yellow"/>
          <w:rPrChange w:author="Kathleen Araujo" w:id="19" w:date="2025-07-28T16:06:58Z">
            <w:rPr>
              <w:sz w:val="24"/>
              <w:szCs w:val="24"/>
            </w:rPr>
          </w:rPrChange>
        </w:rPr>
      </w:pPr>
      <w:r w:rsidDel="00000000" w:rsidR="00000000" w:rsidRPr="00000000">
        <w:rPr>
          <w:sz w:val="24"/>
          <w:szCs w:val="24"/>
          <w:highlight w:val="yellow"/>
          <w:rtl w:val="0"/>
          <w:rPrChange w:author="Kathleen Araujo" w:id="19" w:date="2025-07-28T16:06:58Z">
            <w:rPr>
              <w:sz w:val="24"/>
              <w:szCs w:val="24"/>
            </w:rPr>
          </w:rPrChange>
        </w:rPr>
        <w:t xml:space="preserve">Dunkin, Ann and Radhika Sharma. 2025. “Enhancing US Power Grid by Using AI to Accelerate Permitting.” Federation of American Scientists. June 24, 2025. </w:t>
      </w:r>
      <w:hyperlink r:id="rId12">
        <w:r w:rsidDel="00000000" w:rsidR="00000000" w:rsidRPr="00000000">
          <w:rPr>
            <w:color w:val="1155cc"/>
            <w:sz w:val="24"/>
            <w:szCs w:val="24"/>
            <w:highlight w:val="yellow"/>
            <w:u w:val="single"/>
            <w:rtl w:val="0"/>
            <w:rPrChange w:author="Kathleen Araujo" w:id="19" w:date="2025-07-28T16:06:58Z">
              <w:rPr>
                <w:color w:val="1155cc"/>
                <w:sz w:val="24"/>
                <w:szCs w:val="24"/>
                <w:u w:val="single"/>
              </w:rPr>
            </w:rPrChange>
          </w:rPr>
          <w:t xml:space="preserve">https://fas.org/publication/enhancing-us-power-grid-by-using-ai-to-accelerate-permitting/</w:t>
        </w:r>
      </w:hyperlink>
      <w:r w:rsidDel="00000000" w:rsidR="00000000" w:rsidRPr="00000000">
        <w:rPr>
          <w:sz w:val="24"/>
          <w:szCs w:val="24"/>
          <w:highlight w:val="yellow"/>
          <w:rtl w:val="0"/>
          <w:rPrChange w:author="Kathleen Araujo" w:id="19" w:date="2025-07-28T16:06:58Z">
            <w:rPr>
              <w:sz w:val="24"/>
              <w:szCs w:val="24"/>
            </w:rPr>
          </w:rPrChange>
        </w:rPr>
        <w:t xml:space="preserve">. </w:t>
      </w:r>
    </w:p>
    <w:p w:rsidR="00000000" w:rsidDel="00000000" w:rsidP="00000000" w:rsidRDefault="00000000" w:rsidRPr="00000000" w14:paraId="0000001D">
      <w:pPr>
        <w:spacing w:line="480" w:lineRule="auto"/>
        <w:ind w:left="720"/>
        <w:rPr>
          <w:sz w:val="24"/>
          <w:szCs w:val="24"/>
          <w:highlight w:val="yellow"/>
          <w:rPrChange w:author="Kathleen Araujo" w:id="20" w:date="2025-07-28T16:07:07Z">
            <w:rPr>
              <w:sz w:val="24"/>
              <w:szCs w:val="24"/>
            </w:rPr>
          </w:rPrChange>
        </w:rPr>
      </w:pPr>
      <w:r w:rsidDel="00000000" w:rsidR="00000000" w:rsidRPr="00000000">
        <w:rPr>
          <w:sz w:val="24"/>
          <w:szCs w:val="24"/>
          <w:highlight w:val="yellow"/>
          <w:rtl w:val="0"/>
          <w:rPrChange w:author="Kathleen Araujo" w:id="20" w:date="2025-07-28T16:07:07Z">
            <w:rPr>
              <w:sz w:val="24"/>
              <w:szCs w:val="24"/>
            </w:rPr>
          </w:rPrChange>
        </w:rPr>
        <w:t xml:space="preserve">Dunn, Peter. 2025. “AI For Utilities: The New Front Line in Defending Against Cyberthreats.” </w:t>
      </w:r>
      <w:r w:rsidDel="00000000" w:rsidR="00000000" w:rsidRPr="00000000">
        <w:rPr>
          <w:i w:val="1"/>
          <w:iCs w:val="1"/>
          <w:sz w:val="24"/>
          <w:szCs w:val="24"/>
          <w:highlight w:val="yellow"/>
          <w:rtl w:val="0"/>
          <w:rPrChange w:author="Kathleen Araujo" w:id="20" w:date="2025-07-28T16:07:07Z">
            <w:rPr>
              <w:i w:val="1"/>
              <w:iCs w:val="1"/>
              <w:sz w:val="24"/>
              <w:szCs w:val="24"/>
            </w:rPr>
          </w:rPrChange>
        </w:rPr>
        <w:t xml:space="preserve">Technology Solutions That Drive Government</w:t>
      </w:r>
      <w:r w:rsidDel="00000000" w:rsidR="00000000" w:rsidRPr="00000000">
        <w:rPr>
          <w:sz w:val="24"/>
          <w:szCs w:val="24"/>
          <w:highlight w:val="yellow"/>
          <w:rtl w:val="0"/>
          <w:rPrChange w:author="Kathleen Araujo" w:id="20" w:date="2025-07-28T16:07:07Z">
            <w:rPr>
              <w:sz w:val="24"/>
              <w:szCs w:val="24"/>
            </w:rPr>
          </w:rPrChange>
        </w:rPr>
        <w:t xml:space="preserve">, June 26, 2025. </w:t>
      </w:r>
      <w:hyperlink r:id="rId13">
        <w:r w:rsidDel="00000000" w:rsidR="00000000" w:rsidRPr="00000000">
          <w:rPr>
            <w:color w:val="1155cc"/>
            <w:sz w:val="24"/>
            <w:szCs w:val="24"/>
            <w:highlight w:val="yellow"/>
            <w:u w:val="single"/>
            <w:rtl w:val="0"/>
            <w:rPrChange w:author="Kathleen Araujo" w:id="20" w:date="2025-07-28T16:07:07Z">
              <w:rPr>
                <w:color w:val="1155cc"/>
                <w:sz w:val="24"/>
                <w:szCs w:val="24"/>
                <w:u w:val="single"/>
              </w:rPr>
            </w:rPrChange>
          </w:rPr>
          <w:t xml:space="preserve">https://statetechmagazine.com/article/2025/06/ai-utilities-new-front-line-defending-against-cyberthreats</w:t>
        </w:r>
      </w:hyperlink>
      <w:r w:rsidDel="00000000" w:rsidR="00000000" w:rsidRPr="00000000">
        <w:rPr>
          <w:sz w:val="24"/>
          <w:szCs w:val="24"/>
          <w:highlight w:val="yellow"/>
          <w:rtl w:val="0"/>
          <w:rPrChange w:author="Kathleen Araujo" w:id="20" w:date="2025-07-28T16:07:07Z">
            <w:rPr>
              <w:sz w:val="24"/>
              <w:szCs w:val="24"/>
            </w:rPr>
          </w:rPrChange>
        </w:rPr>
        <w:t xml:space="preserve">. </w:t>
      </w:r>
    </w:p>
    <w:p w:rsidR="00000000" w:rsidDel="00000000" w:rsidP="00000000" w:rsidRDefault="00000000" w:rsidRPr="00000000" w14:paraId="0000001E">
      <w:pPr>
        <w:spacing w:line="480" w:lineRule="auto"/>
        <w:ind w:left="720"/>
        <w:rPr>
          <w:sz w:val="24"/>
          <w:szCs w:val="24"/>
          <w:highlight w:val="yellow"/>
          <w:rPrChange w:author="Kathleen Araujo" w:id="21" w:date="2025-07-28T16:07:34Z">
            <w:rPr>
              <w:sz w:val="24"/>
              <w:szCs w:val="24"/>
            </w:rPr>
          </w:rPrChange>
        </w:rPr>
      </w:pPr>
      <w:r w:rsidDel="00000000" w:rsidR="00000000" w:rsidRPr="00000000">
        <w:rPr>
          <w:sz w:val="24"/>
          <w:szCs w:val="24"/>
          <w:highlight w:val="yellow"/>
          <w:rtl w:val="0"/>
          <w:rPrChange w:author="Kathleen Araujo" w:id="21" w:date="2025-07-28T16:07:34Z">
            <w:rPr>
              <w:sz w:val="24"/>
              <w:szCs w:val="24"/>
            </w:rPr>
          </w:rPrChange>
        </w:rPr>
        <w:t xml:space="preserve">Farber, Dan. 2025. “The AI Energy Emergency That Wasn’t.” </w:t>
      </w:r>
      <w:r w:rsidDel="00000000" w:rsidR="00000000" w:rsidRPr="00000000">
        <w:rPr>
          <w:i w:val="1"/>
          <w:iCs w:val="1"/>
          <w:sz w:val="24"/>
          <w:szCs w:val="24"/>
          <w:highlight w:val="yellow"/>
          <w:rtl w:val="0"/>
          <w:rPrChange w:author="Kathleen Araujo" w:id="21" w:date="2025-07-28T16:07:34Z">
            <w:rPr>
              <w:i w:val="1"/>
              <w:iCs w:val="1"/>
              <w:sz w:val="24"/>
              <w:szCs w:val="24"/>
            </w:rPr>
          </w:rPrChange>
        </w:rPr>
        <w:t xml:space="preserve">Utility Dive</w:t>
      </w:r>
      <w:r w:rsidDel="00000000" w:rsidR="00000000" w:rsidRPr="00000000">
        <w:rPr>
          <w:sz w:val="24"/>
          <w:szCs w:val="24"/>
          <w:highlight w:val="yellow"/>
          <w:rtl w:val="0"/>
          <w:rPrChange w:author="Kathleen Araujo" w:id="21" w:date="2025-07-28T16:07:34Z">
            <w:rPr>
              <w:sz w:val="24"/>
              <w:szCs w:val="24"/>
            </w:rPr>
          </w:rPrChange>
        </w:rPr>
        <w:t xml:space="preserve">, May 13, 2025. </w:t>
      </w:r>
      <w:hyperlink r:id="rId14">
        <w:r w:rsidDel="00000000" w:rsidR="00000000" w:rsidRPr="00000000">
          <w:rPr>
            <w:color w:val="1155cc"/>
            <w:sz w:val="24"/>
            <w:szCs w:val="24"/>
            <w:highlight w:val="yellow"/>
            <w:u w:val="single"/>
            <w:rtl w:val="0"/>
            <w:rPrChange w:author="Kathleen Araujo" w:id="21" w:date="2025-07-28T16:07:34Z">
              <w:rPr>
                <w:color w:val="1155cc"/>
                <w:sz w:val="24"/>
                <w:szCs w:val="24"/>
                <w:u w:val="single"/>
              </w:rPr>
            </w:rPrChange>
          </w:rPr>
          <w:t xml:space="preserve">https://www.utilitydive.com/news/the-ai-energy-emergency-that-wasnt/747291/</w:t>
        </w:r>
      </w:hyperlink>
      <w:r w:rsidDel="00000000" w:rsidR="00000000" w:rsidRPr="00000000">
        <w:rPr>
          <w:sz w:val="24"/>
          <w:szCs w:val="24"/>
          <w:highlight w:val="yellow"/>
          <w:rtl w:val="0"/>
          <w:rPrChange w:author="Kathleen Araujo" w:id="21" w:date="2025-07-28T16:07:34Z">
            <w:rPr>
              <w:sz w:val="24"/>
              <w:szCs w:val="24"/>
            </w:rPr>
          </w:rPrChange>
        </w:rPr>
        <w:t xml:space="preserve">. </w:t>
      </w:r>
    </w:p>
    <w:p w:rsidR="00000000" w:rsidDel="00000000" w:rsidP="00000000" w:rsidRDefault="00000000" w:rsidRPr="00000000" w14:paraId="0000001F">
      <w:pPr>
        <w:spacing w:line="480" w:lineRule="auto"/>
        <w:ind w:left="720"/>
        <w:rPr>
          <w:sz w:val="24"/>
          <w:szCs w:val="24"/>
        </w:rPr>
      </w:pPr>
      <w:r w:rsidDel="00000000" w:rsidR="00000000" w:rsidRPr="00000000">
        <w:rPr>
          <w:sz w:val="24"/>
          <w:szCs w:val="24"/>
          <w:rtl w:val="0"/>
        </w:rPr>
        <w:t xml:space="preserve">KPMG. 2024. “The Ethical Use of AI in Cybersecurity.” KPMG. Accessed July 2025 </w:t>
      </w:r>
      <w:hyperlink r:id="rId15">
        <w:r w:rsidDel="00000000" w:rsidR="00000000" w:rsidRPr="00000000">
          <w:rPr>
            <w:color w:val="1155cc"/>
            <w:sz w:val="24"/>
            <w:szCs w:val="24"/>
            <w:u w:val="single"/>
            <w:rtl w:val="0"/>
          </w:rPr>
          <w:t xml:space="preserve">https://kpmg.com/us/en/articles/2025/ethical-ai-cybersecurity-balancing-security-privacy-digital-age.html</w:t>
        </w:r>
      </w:hyperlink>
      <w:r w:rsidDel="00000000" w:rsidR="00000000" w:rsidRPr="00000000">
        <w:rPr>
          <w:sz w:val="24"/>
          <w:szCs w:val="24"/>
          <w:rtl w:val="0"/>
        </w:rPr>
        <w:t xml:space="preserve">. </w:t>
      </w:r>
    </w:p>
    <w:p w:rsidR="00000000" w:rsidDel="00000000" w:rsidP="00000000" w:rsidRDefault="00000000" w:rsidRPr="00000000" w14:paraId="00000020">
      <w:pPr>
        <w:spacing w:line="480" w:lineRule="auto"/>
        <w:ind w:left="720"/>
        <w:rPr>
          <w:sz w:val="24"/>
          <w:szCs w:val="24"/>
        </w:rPr>
      </w:pPr>
      <w:r w:rsidDel="00000000" w:rsidR="00000000" w:rsidRPr="00000000">
        <w:rPr>
          <w:sz w:val="24"/>
          <w:szCs w:val="24"/>
          <w:rtl w:val="0"/>
        </w:rPr>
        <w:t xml:space="preserve">Leafpress. “Community Sentiment &amp; Zoning AI - Assess Local Zoning &amp; Approval Risks, Leafpress.” Accessed July 2025 </w:t>
      </w:r>
      <w:hyperlink r:id="rId16">
        <w:r w:rsidDel="00000000" w:rsidR="00000000" w:rsidRPr="00000000">
          <w:rPr>
            <w:color w:val="1155cc"/>
            <w:sz w:val="24"/>
            <w:szCs w:val="24"/>
            <w:u w:val="single"/>
            <w:rtl w:val="0"/>
          </w:rPr>
          <w:t xml:space="preserve">https://www.leafpress.ai/products/community-sentiment-and-zoning-ai</w:t>
        </w:r>
      </w:hyperlink>
      <w:r w:rsidDel="00000000" w:rsidR="00000000" w:rsidRPr="00000000">
        <w:rPr>
          <w:sz w:val="24"/>
          <w:szCs w:val="24"/>
          <w:rtl w:val="0"/>
        </w:rPr>
        <w:t xml:space="preserve">. </w:t>
      </w:r>
    </w:p>
    <w:p w:rsidR="00000000" w:rsidDel="00000000" w:rsidP="00000000" w:rsidRDefault="00000000" w:rsidRPr="00000000" w14:paraId="00000021">
      <w:pPr>
        <w:spacing w:line="480" w:lineRule="auto"/>
        <w:ind w:left="720"/>
        <w:rPr>
          <w:sz w:val="24"/>
          <w:szCs w:val="24"/>
        </w:rPr>
      </w:pPr>
      <w:r w:rsidDel="00000000" w:rsidR="00000000" w:rsidRPr="00000000">
        <w:rPr>
          <w:sz w:val="24"/>
          <w:szCs w:val="24"/>
          <w:rtl w:val="0"/>
        </w:rPr>
        <w:t xml:space="preserve">Lee, Mathew. 2025.  "Impostor uses AI to impersonate Rubio and contact foreign and US officials." July 8, 2025. </w:t>
      </w:r>
      <w:hyperlink r:id="rId17">
        <w:r w:rsidDel="00000000" w:rsidR="00000000" w:rsidRPr="00000000">
          <w:rPr>
            <w:color w:val="1155cc"/>
            <w:sz w:val="24"/>
            <w:szCs w:val="24"/>
            <w:u w:val="single"/>
            <w:rtl w:val="0"/>
          </w:rPr>
          <w:t xml:space="preserve">https://apnews.com/article/rubio-artificial-intelligence-impersonation-1b3cc78464404b54e63f4eba9dd4f5a9</w:t>
        </w:r>
      </w:hyperlink>
      <w:r w:rsidDel="00000000" w:rsidR="00000000" w:rsidRPr="00000000">
        <w:rPr>
          <w:sz w:val="24"/>
          <w:szCs w:val="24"/>
          <w:rtl w:val="0"/>
        </w:rPr>
        <w:t xml:space="preserve">. </w:t>
      </w:r>
    </w:p>
    <w:p w:rsidR="00000000" w:rsidDel="00000000" w:rsidP="00000000" w:rsidRDefault="00000000" w:rsidRPr="00000000" w14:paraId="00000022">
      <w:pPr>
        <w:spacing w:line="480" w:lineRule="auto"/>
        <w:ind w:left="720"/>
        <w:rPr>
          <w:sz w:val="24"/>
          <w:szCs w:val="24"/>
          <w:highlight w:val="yellow"/>
          <w:rPrChange w:author="Kathleen Araujo" w:id="22" w:date="2025-07-28T16:07:57Z">
            <w:rPr>
              <w:sz w:val="24"/>
              <w:szCs w:val="24"/>
            </w:rPr>
          </w:rPrChange>
        </w:rPr>
      </w:pPr>
      <w:r w:rsidDel="00000000" w:rsidR="00000000" w:rsidRPr="00000000">
        <w:rPr>
          <w:sz w:val="24"/>
          <w:szCs w:val="24"/>
          <w:highlight w:val="yellow"/>
          <w:rtl w:val="0"/>
          <w:rPrChange w:author="Kathleen Araujo" w:id="22" w:date="2025-07-28T16:07:57Z">
            <w:rPr>
              <w:sz w:val="24"/>
              <w:szCs w:val="24"/>
            </w:rPr>
          </w:rPrChange>
        </w:rPr>
        <w:t xml:space="preserve">Looney, David, Harrison Stern, and Patricia Salkin. 2025. “Using AI to Assist in Land Use Planning and Zoning: Opportunities and Pitfalls.” </w:t>
      </w:r>
      <w:r w:rsidDel="00000000" w:rsidR="00000000" w:rsidRPr="00000000">
        <w:rPr>
          <w:i w:val="1"/>
          <w:iCs w:val="1"/>
          <w:sz w:val="24"/>
          <w:szCs w:val="24"/>
          <w:highlight w:val="yellow"/>
          <w:rtl w:val="0"/>
          <w:rPrChange w:author="Kathleen Araujo" w:id="22" w:date="2025-07-28T16:07:57Z">
            <w:rPr>
              <w:i w:val="1"/>
              <w:iCs w:val="1"/>
              <w:sz w:val="24"/>
              <w:szCs w:val="24"/>
            </w:rPr>
          </w:rPrChange>
        </w:rPr>
        <w:t xml:space="preserve">Touro University</w:t>
      </w:r>
      <w:r w:rsidDel="00000000" w:rsidR="00000000" w:rsidRPr="00000000">
        <w:rPr>
          <w:sz w:val="24"/>
          <w:szCs w:val="24"/>
          <w:highlight w:val="yellow"/>
          <w:rtl w:val="0"/>
          <w:rPrChange w:author="Kathleen Araujo" w:id="22" w:date="2025-07-28T16:07:57Z">
            <w:rPr>
              <w:sz w:val="24"/>
              <w:szCs w:val="24"/>
            </w:rPr>
          </w:rPrChange>
        </w:rPr>
        <w:t xml:space="preserve">.</w:t>
      </w:r>
    </w:p>
    <w:p w:rsidR="00000000" w:rsidDel="00000000" w:rsidP="00000000" w:rsidRDefault="00000000" w:rsidRPr="00000000" w14:paraId="00000023">
      <w:pPr>
        <w:spacing w:line="480" w:lineRule="auto"/>
        <w:ind w:left="720"/>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line="480" w:lineRule="auto"/>
        <w:ind w:left="720"/>
        <w:rPr>
          <w:sz w:val="24"/>
          <w:szCs w:val="24"/>
          <w:highlight w:val="yellow"/>
          <w:rPrChange w:author="Kathleen Araujo" w:id="23" w:date="2025-07-28T16:08:09Z">
            <w:rPr>
              <w:sz w:val="24"/>
              <w:szCs w:val="24"/>
            </w:rPr>
          </w:rPrChange>
        </w:rPr>
      </w:pPr>
      <w:r w:rsidDel="00000000" w:rsidR="00000000" w:rsidRPr="00000000">
        <w:rPr>
          <w:sz w:val="24"/>
          <w:szCs w:val="24"/>
          <w:highlight w:val="yellow"/>
          <w:rtl w:val="0"/>
          <w:rPrChange w:author="Kathleen Araujo" w:id="23" w:date="2025-07-28T16:08:09Z">
            <w:rPr>
              <w:sz w:val="24"/>
              <w:szCs w:val="24"/>
            </w:rPr>
          </w:rPrChange>
        </w:rPr>
        <w:t xml:space="preserve">Oberhaus, Daniel. 2025. “How AI Could Be Raising Your Energy Bill.” Harvard Magazine. June 30, 2025. </w:t>
      </w:r>
      <w:hyperlink r:id="rId18">
        <w:r w:rsidDel="00000000" w:rsidR="00000000" w:rsidRPr="00000000">
          <w:rPr>
            <w:color w:val="1155cc"/>
            <w:sz w:val="24"/>
            <w:szCs w:val="24"/>
            <w:highlight w:val="yellow"/>
            <w:u w:val="single"/>
            <w:rtl w:val="0"/>
            <w:rPrChange w:author="Kathleen Araujo" w:id="23" w:date="2025-07-28T16:08:09Z">
              <w:rPr>
                <w:color w:val="1155cc"/>
                <w:sz w:val="24"/>
                <w:szCs w:val="24"/>
                <w:u w:val="single"/>
              </w:rPr>
            </w:rPrChange>
          </w:rPr>
          <w:t xml:space="preserve">https://www.harvardmagazine.com/2025/07/harvard-ai-increasing-energy-costs</w:t>
        </w:r>
      </w:hyperlink>
      <w:r w:rsidDel="00000000" w:rsidR="00000000" w:rsidRPr="00000000">
        <w:rPr>
          <w:sz w:val="24"/>
          <w:szCs w:val="24"/>
          <w:highlight w:val="yellow"/>
          <w:rtl w:val="0"/>
          <w:rPrChange w:author="Kathleen Araujo" w:id="23" w:date="2025-07-28T16:08:09Z">
            <w:rPr>
              <w:sz w:val="24"/>
              <w:szCs w:val="24"/>
            </w:rPr>
          </w:rPrChange>
        </w:rPr>
        <w:t xml:space="preserve">. </w:t>
      </w:r>
    </w:p>
    <w:p w:rsidR="00000000" w:rsidDel="00000000" w:rsidP="00000000" w:rsidRDefault="00000000" w:rsidRPr="00000000" w14:paraId="00000025">
      <w:pPr>
        <w:spacing w:line="480" w:lineRule="auto"/>
        <w:ind w:left="720"/>
        <w:rPr>
          <w:sz w:val="24"/>
          <w:szCs w:val="24"/>
        </w:rPr>
      </w:pPr>
      <w:r w:rsidDel="00000000" w:rsidR="00000000" w:rsidRPr="00000000">
        <w:rPr>
          <w:sz w:val="24"/>
          <w:szCs w:val="24"/>
          <w:highlight w:val="yellow"/>
          <w:rtl w:val="0"/>
          <w:rPrChange w:author="Kathleen Araujo" w:id="23" w:date="2025-07-28T16:08:09Z">
            <w:rPr>
              <w:sz w:val="24"/>
              <w:szCs w:val="24"/>
            </w:rPr>
          </w:rPrChange>
        </w:rPr>
        <w:t xml:space="preserve">Podolefsky, Molly. 2025. “6 Ways AI Is Improving the Energy Landscape — Clarum Advisors.” Clarum Advisors. May 1, 2025. </w:t>
      </w:r>
      <w:hyperlink r:id="rId19">
        <w:r w:rsidDel="00000000" w:rsidR="00000000" w:rsidRPr="00000000">
          <w:rPr>
            <w:color w:val="1155cc"/>
            <w:sz w:val="24"/>
            <w:szCs w:val="24"/>
            <w:u w:val="single"/>
            <w:rtl w:val="0"/>
          </w:rPr>
          <w:t xml:space="preserve">https://www.clarumadvisors.com/ai-benefits-for-energy-landscape-article</w:t>
        </w:r>
      </w:hyperlink>
      <w:r w:rsidDel="00000000" w:rsidR="00000000" w:rsidRPr="00000000">
        <w:rPr>
          <w:sz w:val="24"/>
          <w:szCs w:val="24"/>
          <w:rtl w:val="0"/>
        </w:rPr>
        <w:t xml:space="preserve"> </w:t>
      </w:r>
    </w:p>
    <w:p w:rsidR="00000000" w:rsidDel="00000000" w:rsidP="00000000" w:rsidRDefault="00000000" w:rsidRPr="00000000" w14:paraId="00000026">
      <w:pPr>
        <w:spacing w:line="480" w:lineRule="auto"/>
        <w:ind w:left="720"/>
        <w:rPr>
          <w:sz w:val="24"/>
          <w:szCs w:val="24"/>
        </w:rPr>
      </w:pPr>
      <w:r w:rsidDel="00000000" w:rsidR="00000000" w:rsidRPr="00000000">
        <w:rPr>
          <w:sz w:val="24"/>
          <w:szCs w:val="24"/>
          <w:rtl w:val="0"/>
        </w:rPr>
        <w:t xml:space="preserve">Pullin, Ann Bluntzer. 2025.. “Pipelines, Permits, and Power: Why America Must Act Now to Meet the Demands of the AI Era.” </w:t>
      </w:r>
      <w:r w:rsidDel="00000000" w:rsidR="00000000" w:rsidRPr="00000000">
        <w:rPr>
          <w:i w:val="1"/>
          <w:iCs w:val="1"/>
          <w:sz w:val="24"/>
          <w:szCs w:val="24"/>
          <w:rtl w:val="0"/>
        </w:rPr>
        <w:t xml:space="preserve">RealClearEnergy</w:t>
      </w:r>
      <w:r w:rsidDel="00000000" w:rsidR="00000000" w:rsidRPr="00000000">
        <w:rPr>
          <w:sz w:val="24"/>
          <w:szCs w:val="24"/>
          <w:rtl w:val="0"/>
        </w:rPr>
        <w:t xml:space="preserve">, June 23, 2025.</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https://www.realclearenergy.org/articles/2025/06/23/pipelines_permits_and_power_why_america_must_act_now_to_meet_the_demands_of_the_ai_era_1118378.html</w:t>
        </w:r>
      </w:hyperlink>
      <w:r w:rsidDel="00000000" w:rsidR="00000000" w:rsidRPr="00000000">
        <w:rPr>
          <w:sz w:val="24"/>
          <w:szCs w:val="24"/>
          <w:rtl w:val="0"/>
        </w:rPr>
        <w:t xml:space="preserve">.</w:t>
      </w:r>
    </w:p>
    <w:p w:rsidR="00000000" w:rsidDel="00000000" w:rsidP="00000000" w:rsidRDefault="00000000" w:rsidRPr="00000000" w14:paraId="00000027">
      <w:pPr>
        <w:spacing w:line="480" w:lineRule="auto"/>
        <w:ind w:left="720"/>
        <w:rPr>
          <w:sz w:val="24"/>
          <w:szCs w:val="24"/>
        </w:rPr>
      </w:pPr>
      <w:r w:rsidDel="00000000" w:rsidR="00000000" w:rsidRPr="00000000">
        <w:rPr>
          <w:sz w:val="24"/>
          <w:szCs w:val="24"/>
          <w:rtl w:val="0"/>
        </w:rPr>
        <w:t xml:space="preserve">Ribeiro, Anna. 2025. “Honeywell Survey Finds AI Poised to Play Critical Role in Energy Security Within Five Years, as Adoption Accelerates.” Industrial Cyber. May 1, 2025. </w:t>
      </w:r>
      <w:hyperlink r:id="rId22">
        <w:r w:rsidDel="00000000" w:rsidR="00000000" w:rsidRPr="00000000">
          <w:rPr>
            <w:color w:val="1155cc"/>
            <w:sz w:val="24"/>
            <w:szCs w:val="24"/>
            <w:u w:val="single"/>
            <w:rtl w:val="0"/>
          </w:rPr>
          <w:t xml:space="preserve">https://industrialcyber.co/ai/honeywell-survey-finds-ai-poised-to-play-critical-role-in-energy-security-within-five-years-as-adoption-accelerates/</w:t>
        </w:r>
      </w:hyperlink>
      <w:r w:rsidDel="00000000" w:rsidR="00000000" w:rsidRPr="00000000">
        <w:rPr>
          <w:sz w:val="24"/>
          <w:szCs w:val="24"/>
          <w:rtl w:val="0"/>
        </w:rPr>
        <w:t xml:space="preserve">. </w:t>
      </w:r>
    </w:p>
    <w:p w:rsidR="00000000" w:rsidDel="00000000" w:rsidP="00000000" w:rsidRDefault="00000000" w:rsidRPr="00000000" w14:paraId="00000028">
      <w:pPr>
        <w:spacing w:line="480" w:lineRule="auto"/>
        <w:ind w:left="720"/>
        <w:rPr>
          <w:sz w:val="24"/>
          <w:szCs w:val="24"/>
        </w:rPr>
      </w:pPr>
      <w:r w:rsidDel="00000000" w:rsidR="00000000" w:rsidRPr="00000000">
        <w:rPr>
          <w:sz w:val="24"/>
          <w:szCs w:val="24"/>
          <w:rtl w:val="0"/>
        </w:rPr>
        <w:t xml:space="preserve">Ribeiro, Anna. 2025. “US Lawmakers Propose Legislation to Expand Cyber Threat Coordination Across Energy Sector.” Industrial Cyber. June 2, 2025. </w:t>
      </w:r>
      <w:hyperlink r:id="rId23">
        <w:r w:rsidDel="00000000" w:rsidR="00000000" w:rsidRPr="00000000">
          <w:rPr>
            <w:color w:val="1155cc"/>
            <w:sz w:val="24"/>
            <w:szCs w:val="24"/>
            <w:u w:val="single"/>
            <w:rtl w:val="0"/>
          </w:rPr>
          <w:t xml:space="preserve">https://industrialcyber.co/regulation-standards-and-compliance/us-lawmakers-propose-legislation-to-expand-cyber-threat-coordination-across-energy-sector/</w:t>
        </w:r>
      </w:hyperlink>
      <w:r w:rsidDel="00000000" w:rsidR="00000000" w:rsidRPr="00000000">
        <w:rPr>
          <w:sz w:val="24"/>
          <w:szCs w:val="24"/>
          <w:rtl w:val="0"/>
        </w:rPr>
        <w:t xml:space="preserve">. </w:t>
      </w:r>
    </w:p>
    <w:p w:rsidR="00000000" w:rsidDel="00000000" w:rsidP="00000000" w:rsidRDefault="00000000" w:rsidRPr="00000000" w14:paraId="00000029">
      <w:pPr>
        <w:spacing w:line="480" w:lineRule="auto"/>
        <w:ind w:left="720"/>
        <w:rPr>
          <w:sz w:val="24"/>
          <w:szCs w:val="24"/>
        </w:rPr>
      </w:pPr>
      <w:r w:rsidDel="00000000" w:rsidR="00000000" w:rsidRPr="00000000">
        <w:rPr>
          <w:sz w:val="24"/>
          <w:szCs w:val="24"/>
          <w:rtl w:val="0"/>
        </w:rPr>
        <w:t xml:space="preserve">Shark, Alan R. 2025. “Can AI Replace Human Intelligence Amid Federal Cybersecurity Budget Cuts?” Statetech Magazine. April 22, 2025. </w:t>
      </w:r>
      <w:hyperlink r:id="rId24">
        <w:r w:rsidDel="00000000" w:rsidR="00000000" w:rsidRPr="00000000">
          <w:rPr>
            <w:color w:val="1155cc"/>
            <w:sz w:val="24"/>
            <w:szCs w:val="24"/>
            <w:u w:val="single"/>
            <w:rtl w:val="0"/>
          </w:rPr>
          <w:t xml:space="preserve">https://statetechmagazine.com/article/2025/04/can-ai-replace-human-intelligence-amid-federal-cybersecurity-budget-cuts</w:t>
        </w:r>
      </w:hyperlink>
      <w:r w:rsidDel="00000000" w:rsidR="00000000" w:rsidRPr="00000000">
        <w:rPr>
          <w:sz w:val="24"/>
          <w:szCs w:val="24"/>
          <w:rtl w:val="0"/>
        </w:rPr>
        <w:t xml:space="preserve">. </w:t>
      </w:r>
    </w:p>
    <w:p w:rsidR="00000000" w:rsidDel="00000000" w:rsidP="00000000" w:rsidRDefault="00000000" w:rsidRPr="00000000" w14:paraId="0000002A">
      <w:pPr>
        <w:spacing w:line="480" w:lineRule="auto"/>
        <w:ind w:left="720"/>
        <w:rPr>
          <w:sz w:val="24"/>
          <w:szCs w:val="24"/>
          <w:highlight w:val="yellow"/>
          <w:rPrChange w:author="Kathleen Araujo" w:id="24" w:date="2025-07-28T16:08:53Z">
            <w:rPr>
              <w:sz w:val="24"/>
              <w:szCs w:val="24"/>
            </w:rPr>
          </w:rPrChange>
        </w:rPr>
      </w:pPr>
      <w:r w:rsidDel="00000000" w:rsidR="00000000" w:rsidRPr="00000000">
        <w:rPr>
          <w:sz w:val="24"/>
          <w:szCs w:val="24"/>
          <w:highlight w:val="yellow"/>
          <w:rtl w:val="0"/>
          <w:rPrChange w:author="Kathleen Araujo" w:id="24" w:date="2025-07-28T16:08:53Z">
            <w:rPr>
              <w:sz w:val="24"/>
              <w:szCs w:val="24"/>
            </w:rPr>
          </w:rPrChange>
        </w:rPr>
        <w:t xml:space="preserve">Silva. 2023. “The Ethical and Social Implications of Using AI for Energy Management.” Energy Central. June 1, 2023. </w:t>
      </w:r>
      <w:hyperlink r:id="rId25">
        <w:r w:rsidDel="00000000" w:rsidR="00000000" w:rsidRPr="00000000">
          <w:rPr>
            <w:color w:val="1155cc"/>
            <w:sz w:val="24"/>
            <w:szCs w:val="24"/>
            <w:highlight w:val="yellow"/>
            <w:u w:val="single"/>
            <w:rtl w:val="0"/>
            <w:rPrChange w:author="Kathleen Araujo" w:id="24" w:date="2025-07-28T16:08:53Z">
              <w:rPr>
                <w:color w:val="1155cc"/>
                <w:sz w:val="24"/>
                <w:szCs w:val="24"/>
                <w:u w:val="single"/>
              </w:rPr>
            </w:rPrChange>
          </w:rPr>
          <w:t xml:space="preserve">https://www.energycentral.com/intelligent-utility/post/ethical-and-social-implications-using-ai-energy-management-9DyFS8acaIa004k</w:t>
        </w:r>
      </w:hyperlink>
      <w:r w:rsidDel="00000000" w:rsidR="00000000" w:rsidRPr="00000000">
        <w:rPr>
          <w:sz w:val="24"/>
          <w:szCs w:val="24"/>
          <w:highlight w:val="yellow"/>
          <w:rtl w:val="0"/>
          <w:rPrChange w:author="Kathleen Araujo" w:id="24" w:date="2025-07-28T16:08:53Z">
            <w:rPr>
              <w:sz w:val="24"/>
              <w:szCs w:val="24"/>
            </w:rPr>
          </w:rPrChange>
        </w:rPr>
        <w:t xml:space="preserve">. </w:t>
      </w:r>
    </w:p>
    <w:p w:rsidR="00000000" w:rsidDel="00000000" w:rsidP="00000000" w:rsidRDefault="00000000" w:rsidRPr="00000000" w14:paraId="0000002B">
      <w:pPr>
        <w:spacing w:line="480" w:lineRule="auto"/>
        <w:ind w:left="720"/>
        <w:rPr>
          <w:sz w:val="24"/>
          <w:szCs w:val="24"/>
          <w:highlight w:val="yellow"/>
          <w:rPrChange w:author="Kathleen Araujo" w:id="24" w:date="2025-07-28T16:08:53Z">
            <w:rPr>
              <w:sz w:val="24"/>
              <w:szCs w:val="24"/>
            </w:rPr>
          </w:rPrChange>
        </w:rPr>
      </w:pPr>
      <w:r w:rsidDel="00000000" w:rsidR="00000000" w:rsidRPr="00000000">
        <w:rPr>
          <w:sz w:val="24"/>
          <w:szCs w:val="24"/>
          <w:highlight w:val="yellow"/>
          <w:rtl w:val="0"/>
          <w:rPrChange w:author="Kathleen Araujo" w:id="24" w:date="2025-07-28T16:08:53Z">
            <w:rPr>
              <w:sz w:val="24"/>
              <w:szCs w:val="24"/>
            </w:rPr>
          </w:rPrChange>
        </w:rPr>
        <w:t xml:space="preserve">Shoraka, Maryam. 2025 “Cybersecurity Operations and AI Carry Hidden Climate Costs.” </w:t>
      </w:r>
      <w:hyperlink r:id="rId26">
        <w:r w:rsidDel="00000000" w:rsidR="00000000" w:rsidRPr="00000000">
          <w:rPr>
            <w:color w:val="1155cc"/>
            <w:sz w:val="24"/>
            <w:szCs w:val="24"/>
            <w:highlight w:val="yellow"/>
            <w:u w:val="single"/>
            <w:rtl w:val="0"/>
            <w:rPrChange w:author="Kathleen Araujo" w:id="24" w:date="2025-07-28T16:08:53Z">
              <w:rPr>
                <w:color w:val="1155cc"/>
                <w:sz w:val="24"/>
                <w:szCs w:val="24"/>
                <w:u w:val="single"/>
              </w:rPr>
            </w:rPrChange>
          </w:rPr>
          <w:t xml:space="preserve">https://www.bankinfosecurity.com/blogs/cybersecurity-operations-ai-carry-hidden-climate-costs-p-3906</w:t>
        </w:r>
      </w:hyperlink>
      <w:r w:rsidDel="00000000" w:rsidR="00000000" w:rsidRPr="00000000">
        <w:rPr>
          <w:sz w:val="24"/>
          <w:szCs w:val="24"/>
          <w:highlight w:val="yellow"/>
          <w:rtl w:val="0"/>
          <w:rPrChange w:author="Kathleen Araujo" w:id="24" w:date="2025-07-28T16:08:53Z">
            <w:rPr>
              <w:sz w:val="24"/>
              <w:szCs w:val="24"/>
            </w:rPr>
          </w:rPrChange>
        </w:rPr>
        <w:t xml:space="preserve">. </w:t>
      </w:r>
    </w:p>
    <w:p w:rsidR="00000000" w:rsidDel="00000000" w:rsidP="00000000" w:rsidRDefault="00000000" w:rsidRPr="00000000" w14:paraId="0000002C">
      <w:pPr>
        <w:spacing w:line="480" w:lineRule="auto"/>
        <w:ind w:left="720"/>
        <w:rPr>
          <w:sz w:val="24"/>
          <w:szCs w:val="24"/>
          <w:highlight w:val="yellow"/>
          <w:rPrChange w:author="Kathleen Araujo" w:id="25" w:date="2025-07-28T16:09:03Z">
            <w:rPr>
              <w:sz w:val="24"/>
              <w:szCs w:val="24"/>
            </w:rPr>
          </w:rPrChange>
        </w:rPr>
      </w:pPr>
      <w:r w:rsidDel="00000000" w:rsidR="00000000" w:rsidRPr="00000000">
        <w:rPr>
          <w:sz w:val="24"/>
          <w:szCs w:val="24"/>
          <w:highlight w:val="yellow"/>
          <w:rtl w:val="0"/>
          <w:rPrChange w:author="Kathleen Araujo" w:id="25" w:date="2025-07-28T16:09:03Z">
            <w:rPr>
              <w:sz w:val="24"/>
              <w:szCs w:val="24"/>
            </w:rPr>
          </w:rPrChange>
        </w:rPr>
        <w:t xml:space="preserve">Sustainability Directory. 2025. “What Are Ethical Concerns of AI in Energy?” https://energy.sustainability-directory.com/question/what-are-ethical-concerns-of-ai-in-energy/.</w:t>
      </w:r>
    </w:p>
    <w:p w:rsidR="00000000" w:rsidDel="00000000" w:rsidP="00000000" w:rsidRDefault="00000000" w:rsidRPr="00000000" w14:paraId="0000002D">
      <w:pPr>
        <w:spacing w:line="480" w:lineRule="auto"/>
        <w:ind w:left="720"/>
        <w:rPr>
          <w:sz w:val="24"/>
          <w:szCs w:val="24"/>
        </w:rPr>
      </w:pPr>
      <w:r w:rsidDel="00000000" w:rsidR="00000000" w:rsidRPr="00000000">
        <w:rPr>
          <w:rtl w:val="0"/>
        </w:rPr>
      </w:r>
    </w:p>
    <w:p w:rsidR="00000000" w:rsidDel="00000000" w:rsidP="00000000" w:rsidRDefault="00000000" w:rsidRPr="00000000" w14:paraId="0000002E">
      <w:pPr>
        <w:spacing w:line="480" w:lineRule="auto"/>
        <w:ind w:left="7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hleen Araujo" w:id="1" w:date="2025-07-28T15:59:52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major claim that is too broad to be credible.</w:t>
      </w:r>
    </w:p>
  </w:comment>
  <w:comment w:author="Kathleen Araujo" w:id="0" w:date="2025-07-28T16:10:24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@alexthompson122@boisestate.edu  Alex, when referencing a publication with 3 or more authors in text, please use 'et 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alclearenergy.org/articles/2025/06/23/pipelines_permits_and_power_why_america_must_act_now_to_meet_the_demands_of_the_ai_era_1118378.html" TargetMode="External"/><Relationship Id="rId22" Type="http://schemas.openxmlformats.org/officeDocument/2006/relationships/hyperlink" Target="https://industrialcyber.co/ai/honeywell-survey-finds-ai-poised-to-play-critical-role-in-energy-security-within-five-years-as-adoption-accelerates/" TargetMode="External"/><Relationship Id="rId21" Type="http://schemas.openxmlformats.org/officeDocument/2006/relationships/hyperlink" Target="https://www.realclearenergy.org/articles/2025/06/23/pipelines_permits_and_power_why_america_must_act_now_to_meet_the_demands_of_the_ai_era_1118378.html" TargetMode="External"/><Relationship Id="rId24" Type="http://schemas.openxmlformats.org/officeDocument/2006/relationships/hyperlink" Target="https://statetechmagazine.com/article/2025/04/can-ai-replace-human-intelligence-amid-federal-cybersecurity-budget-cuts" TargetMode="External"/><Relationship Id="rId23" Type="http://schemas.openxmlformats.org/officeDocument/2006/relationships/hyperlink" Target="https://industrialcyber.co/regulation-standards-and-compliance/us-lawmakers-propose-legislation-to-expand-cyber-threat-coordination-across-energy-secto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dn.prod.website-files.com/626ff4d25aca2edf4325ff97/67929ada1dbf47843a506640_Energy%20and%20Utilities%20IS.pdf" TargetMode="External"/><Relationship Id="rId26" Type="http://schemas.openxmlformats.org/officeDocument/2006/relationships/hyperlink" Target="https://www.bankinfosecurity.com/blogs/cybersecurity-operations-ai-carry-hidden-climate-costs-p-3906" TargetMode="External"/><Relationship Id="rId25" Type="http://schemas.openxmlformats.org/officeDocument/2006/relationships/hyperlink" Target="https://www.energycentral.com/intelligent-utility/post/ethical-and-social-implications-using-ai-energy-management-9DyFS8acaIa004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3390/su17115148" TargetMode="External"/><Relationship Id="rId8" Type="http://schemas.openxmlformats.org/officeDocument/2006/relationships/hyperlink" Target="https://theaipi.org/poll-biden-ai-executive-order-10-30-7-2-4-2-2-2/" TargetMode="External"/><Relationship Id="rId11" Type="http://schemas.openxmlformats.org/officeDocument/2006/relationships/hyperlink" Target="https://www.energy.gov/eere/i2x/interconnection-innovation-e-xchange" TargetMode="External"/><Relationship Id="rId10" Type="http://schemas.openxmlformats.org/officeDocument/2006/relationships/hyperlink" Target="https://www.energy.gov/gdo/ai-interconnection-ai4ix" TargetMode="External"/><Relationship Id="rId13" Type="http://schemas.openxmlformats.org/officeDocument/2006/relationships/hyperlink" Target="https://statetechmagazine.com/article/2025/06/ai-utilities-new-front-line-defending-against-cyberthreats" TargetMode="External"/><Relationship Id="rId12" Type="http://schemas.openxmlformats.org/officeDocument/2006/relationships/hyperlink" Target="https://fas.org/publication/enhancing-us-power-grid-by-using-ai-to-accelerate-permitting/" TargetMode="External"/><Relationship Id="rId15" Type="http://schemas.openxmlformats.org/officeDocument/2006/relationships/hyperlink" Target="https://kpmg.com/us/en/articles/2025/ethical-ai-cybersecurity-balancing-security-privacy-digital-age.html" TargetMode="External"/><Relationship Id="rId14" Type="http://schemas.openxmlformats.org/officeDocument/2006/relationships/hyperlink" Target="https://www.utilitydive.com/news/the-ai-energy-emergency-that-wasnt/747291/" TargetMode="External"/><Relationship Id="rId17" Type="http://schemas.openxmlformats.org/officeDocument/2006/relationships/hyperlink" Target="https://apnews.com/article/rubio-artificial-intelligence-impersonation-1b3cc78464404b54e63f4eba9dd4f5a9" TargetMode="External"/><Relationship Id="rId16" Type="http://schemas.openxmlformats.org/officeDocument/2006/relationships/hyperlink" Target="https://www.leafpress.ai/products/community-sentiment-and-zoning-ai" TargetMode="External"/><Relationship Id="rId19" Type="http://schemas.openxmlformats.org/officeDocument/2006/relationships/hyperlink" Target="https://www.clarumadvisors.com/ai-benefits-for-energy-landscape-article" TargetMode="External"/><Relationship Id="rId18" Type="http://schemas.openxmlformats.org/officeDocument/2006/relationships/hyperlink" Target="https://www.harvardmagazine.com/2025/07/harvard-ai-increasing-energy-c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